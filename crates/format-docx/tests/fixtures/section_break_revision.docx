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 w:rsidR="00A1B2C3">
      <w:pPr>
        <w:rPr>
          <w:del w:id="1" w:author="Author" w:date="2026-01-02T00:00:00Z"/>
        </w:rPr>
        <w:sectPr w:rsidR="00A1B2C3">
          <w:headerReference w:type="default" r:id="rIdH1"/>
          <w:headerReference w:type="first" r:id="rIdH2"/>
          <w:pgSz w:w="7920" w:h="5760"/>
          <w:pgMar w:top="720" w:right="720" w:bottom="720" w:left="720" w:header="360" w:footer="360" w:gutter="0"/>
          <w:titlePg/>
        </w:sectPr>
      </w:pPr>
      <w:r>
        <w:t>The first section ends here</w:t>
      </w:r>
    </w:p>
    <w:p>
      <w:r>
        <w:t>The second section</w:t>
      </w:r>
    </w:p>
    <w:p>
      <w:r>
        <w:t>and its last paragraph</w:t>
      </w:r>
    </w:p>
    <w:sectPr>
      <w:pgSz w:w="11906" w:h="16838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Header A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Header A first</w:t>
    </w:r>
  </w:p>
</w:hdr>
</file>

<file path=word/_rels/document.xml.rels><?xml version="1.0" encoding="UTF-8" standalone="yes"?><Relationships xmlns="http://schemas.openxmlformats.org/package/2006/relationships"><Relationship Id="rIdH1" Type="http://schemas.openxmlformats.org/officeDocument/2006/relationships/header" Target="header1.xml"/><Relationship Id="rIdH2" Type="http://schemas.openxmlformats.org/officeDocument/2006/relationships/header" Target="header2.xml"/></Relationships>
</file>