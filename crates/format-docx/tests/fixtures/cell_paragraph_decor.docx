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Paragraph decorations inside table cells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pBdr>
                <w:bottom w:val="single" w:sz="12" w:space="1" w:color="C00000"/>
              </w:pBdr>
              <w:shd w:val="clear" w:color="auto" w:fill="FFFF00"/>
            </w:pPr>
            <w:r>
              <w:t>Yellow shading with a red bottom rule, inside a table cell, long enough to wrap onto a second line.</w:t>
            </w:r>
          </w:p>
        </w:tc>
        <w:tc>
          <w:tcPr>
            <w:tcW w:w="4513" w:type="dxa"/>
          </w:tcPr>
          <w:p>
            <w:pPr>
              <w:pBdr>
                <w:top w:val="single" w:sz="8" w:space="1" w:color="1F3864"/>
                <w:left w:val="single" w:sz="8" w:space="1" w:color="1F3864"/>
                <w:bottom w:val="single" w:sz="8" w:space="1" w:color="1F3864"/>
                <w:right w:val="single" w:sz="8" w:space="1" w:color="1F3864"/>
              </w:pBdr>
              <w:shd w:val="clear" w:color="auto" w:fill="DDEBF7"/>
            </w:pPr>
            <w:r>
              <w:t>A boxed paragraph with a pale blue fill.</w:t>
            </w:r>
          </w:p>
          <w:p>
            <w:r>
              <w:t>A plain neighbour without decoration.</w:t>
            </w:r>
          </w:p>
        </w:tc>
      </w:tr>
      <w:tr>
        <w:tc>
          <w:tcPr>
            <w:tcW w:w="4513" w:type="dxa"/>
          </w:tcPr>
          <w:p>
            <w:pPr>
              <w:rPr>
                <w:ins w:id="1" w:author="Reviewer" w:date="2026-01-01T00:00:00Z"/>
              </w:rPr>
            </w:pPr>
            <w:ins w:id="2" w:author="Reviewer" w:date="2026-01-01T00:00:00Z">
              <w:r>
                <w:t>Inserted text and paragraph mark.</w:t>
              </w:r>
            </w:ins>
          </w:p>
        </w:tc>
        <w:tc>
          <w:tcPr>
            <w:tcW w:w="4513" w:type="dxa"/>
          </w:tcPr>
          <w:p>
            <w:pPr>
              <w:rPr>
                <w:del w:id="3" w:author="Reviewer" w:date="2026-01-01T00:00:00Z"/>
              </w:rPr>
            </w:pPr>
            <w:del w:id="4" w:author="Reviewer" w:date="2026-01-01T00:00:00Z">
              <w:r>
                <w:delText>Deleted text and paragraph mark.</w:delText>
              </w:r>
            </w:del>
          </w:p>
        </w:tc>
      </w:tr>
    </w:tbl>
    <w:p>
      <w:r>
        <w:t>A closing paragraph after the table.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