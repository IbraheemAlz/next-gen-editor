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rsidR="00D0A1B2">
      <w:r>
        <w:t>Rows under review</w:t>
      </w:r>
    </w:p>
    <w:tbl>
      <w:tblPr>
        <w:tblStyle w:val="TableGrid"/>
        <w:tblW w:w="0" w:type="auto"/>
        <w:tblLook w:val="04A0"/>
        <w:tblPrChange w:id="1" w:author="Author" w:date="2026-01-01T00:00:00Z">
          <w:tblPr>
            <w:tblW w:w="5000" w:type="pct"/>
          </w:tblPr>
        </w:tblPrChange>
      </w:tblPr>
      <w:tblGrid>
        <w:gridCol w:w="4675"/>
        <w:gridCol w:w="4675"/>
      </w:tblGrid>
      <w:tr w:rsidR="00D0A1B2" w:rsidTr="00E3F4A5">
        <w:trPr>
          <w:trHeight w:val="400"/>
          <w:trPrChange w:id="2" w:author="Author" w:date="2026-01-01T00:00:00Z">
            <w:trPr/>
          </w:trPrChange>
        </w:trPr>
        <w:tc>
          <w:tcPr>
            <w:tcW w:w="4675" w:type="dxa"/>
          </w:tcPr>
          <w:p>
            <w:r>
              <w:t>kept A</w:t>
            </w:r>
          </w:p>
        </w:tc>
        <w:tc>
          <w:tcPr>
            <w:tcW w:w="4675" w:type="dxa"/>
          </w:tcPr>
          <w:p>
            <w:r>
              <w:t>kept B</w:t>
            </w:r>
          </w:p>
        </w:tc>
      </w:tr>
      <w:tr w:rsidR="00D0A1B2" w:rsidTr="00E3F4A5">
        <w:trPr>
          <w:del w:id="3" w:author="Author" w:date="2026-01-02T00:00:00Z"/>
        </w:trPr>
        <w:tc>
          <w:tcPr>
            <w:tcW w:w="4675" w:type="dxa"/>
          </w:tcPr>
          <w:p>
            <w:pPr>
              <w:rPr>
                <w:del w:id="4" w:author="Author" w:date="2026-01-02T00:00:00Z"/>
              </w:rPr>
            </w:pPr>
            <w:del w:id="5" w:author="Author" w:date="2026-01-02T00:00:00Z">
              <w:r>
                <w:delText>gone A</w:delText>
              </w:r>
            </w:del>
          </w:p>
        </w:tc>
        <w:tc>
          <w:tcPr>
            <w:tcW w:w="4675" w:type="dxa"/>
          </w:tcPr>
          <w:p>
            <w:pPr>
              <w:rPr>
                <w:del w:id="6" w:author="Author" w:date="2026-01-02T00:00:00Z"/>
              </w:rPr>
            </w:pPr>
            <w:del w:id="7" w:author="Author" w:date="2026-01-02T00:00:00Z">
              <w:r>
                <w:delText>gone B</w:delText>
              </w:r>
            </w:del>
          </w:p>
        </w:tc>
      </w:tr>
      <w:tr w:rsidR="00F6A7B8">
        <w:trPr>
          <w:ins w:id="8" w:author="Author" w:date="2026-01-03T00:00:00Z"/>
        </w:trPr>
        <w:tc>
          <w:tcPr>
            <w:tcW w:w="4675" w:type="dxa"/>
          </w:tcPr>
          <w:p>
            <w:pPr>
              <w:rPr>
                <w:ins w:id="9" w:author="Author" w:date="2026-01-03T00:00:00Z"/>
              </w:rPr>
            </w:pPr>
            <w:ins w:id="10" w:author="Author" w:date="2026-01-03T00:00:00Z">
              <w:r>
                <w:t>new A</w:t>
              </w:r>
            </w:ins>
          </w:p>
        </w:tc>
        <w:tc>
          <w:tcPr>
            <w:tcW w:w="4675" w:type="dxa"/>
          </w:tcPr>
          <w:p>
            <w:pPr>
              <w:rPr>
                <w:ins w:id="11" w:author="Author" w:date="2026-01-03T00:00:00Z"/>
              </w:rPr>
            </w:pPr>
            <w:ins w:id="12" w:author="Author" w:date="2026-01-03T00:00:00Z">
              <w:r>
                <w:t>new B</w:t>
              </w:r>
            </w:ins>
          </w:p>
        </w:tc>
      </w:tr>
    </w:tbl>
    <w:p>
      <w:r>
        <w:t>after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